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B135A" w14:textId="5609FC85" w:rsidR="3BC90B68" w:rsidRDefault="3BC90B68" w:rsidP="4848CD1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DS620 Machine Learning and Deep Learning</w:t>
      </w:r>
    </w:p>
    <w:p w14:paraId="7FC94794" w14:textId="3AC60C6A" w:rsidR="3BC90B68" w:rsidRDefault="3BC90B68" w:rsidP="4B57F16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B57F1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HOS01</w:t>
      </w:r>
      <w:r w:rsidR="4B947AA1" w:rsidRPr="4B57F1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Pr="4B57F1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Data Preparation</w:t>
      </w:r>
    </w:p>
    <w:p w14:paraId="66E56E96" w14:textId="2060D6AA" w:rsidR="3BC90B68" w:rsidRDefault="3BC90B68" w:rsidP="4B57F160">
      <w:pPr>
        <w:jc w:val="center"/>
        <w:rPr>
          <w:ins w:id="0" w:author="Shanshan Yu" w:date="2021-04-03T15:58:00Z"/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03/19/2021 Developed by Minh Nguyen</w:t>
      </w:r>
    </w:p>
    <w:p w14:paraId="3E17EFBB" w14:textId="35C732F0" w:rsidR="00482F89" w:rsidRDefault="00482F89" w:rsidP="4B57F16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ins w:id="1" w:author="Shanshan Yu" w:date="2021-04-03T15:58:00Z">
        <w:r>
          <w:rPr>
            <w:rFonts w:ascii="Times New Roman" w:eastAsia="Times New Roman" w:hAnsi="Times New Roman" w:cs="Times New Roman" w:hint="eastAsia"/>
            <w:color w:val="000000" w:themeColor="text1"/>
            <w:sz w:val="24"/>
            <w:szCs w:val="24"/>
          </w:rPr>
          <w:t>0</w:t>
        </w:r>
        <w:r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4/03/2021 Reviewed by Shanshan Yu</w:t>
        </w:r>
      </w:ins>
    </w:p>
    <w:p w14:paraId="29333650" w14:textId="23232017" w:rsidR="128EFD34" w:rsidRDefault="128EFD34" w:rsidP="4B57F16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School of Technology &amp; Computing @City University of Seattle (</w:t>
      </w:r>
      <w:proofErr w:type="spellStart"/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CityU</w:t>
      </w:r>
      <w:proofErr w:type="spellEnd"/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3982197F" w14:textId="658D4F12" w:rsidR="4848CD14" w:rsidRDefault="4848CD14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981EC2" w14:textId="65D94523" w:rsidR="4848CD14" w:rsidRDefault="4848CD14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69A118" w14:textId="00240766" w:rsidR="3BC90B68" w:rsidRDefault="3BC90B68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Learning outcome</w:t>
      </w:r>
    </w:p>
    <w:p w14:paraId="5DEAA642" w14:textId="531B3805" w:rsidR="6E423872" w:rsidRDefault="6E423872" w:rsidP="3BE247BC">
      <w:pPr>
        <w:pStyle w:val="a3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Overview of </w:t>
      </w:r>
      <w:r w:rsidR="63E7C946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Machine Learning p</w:t>
      </w:r>
      <w:r w:rsidR="4A1DD407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roject</w:t>
      </w:r>
    </w:p>
    <w:p w14:paraId="7747CB0B" w14:textId="05992231" w:rsidR="1B46F99A" w:rsidRDefault="1B46F99A" w:rsidP="3BE247BC">
      <w:pPr>
        <w:pStyle w:val="a3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Missing data</w:t>
      </w:r>
    </w:p>
    <w:p w14:paraId="1BE73E49" w14:textId="756D4B75" w:rsidR="3BC90B68" w:rsidRDefault="3BC90B68" w:rsidP="3BE247BC">
      <w:pPr>
        <w:pStyle w:val="a3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Encoding categorical feature</w:t>
      </w:r>
    </w:p>
    <w:p w14:paraId="53F70439" w14:textId="28FBCB41" w:rsidR="3BC90B68" w:rsidRDefault="3BC90B68" w:rsidP="3BE247BC">
      <w:pPr>
        <w:pStyle w:val="a3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Scaling numerical feature</w:t>
      </w:r>
    </w:p>
    <w:p w14:paraId="7104B4AF" w14:textId="05487D84" w:rsidR="3BC90B68" w:rsidRDefault="798243F5" w:rsidP="3BE247BC">
      <w:pPr>
        <w:pStyle w:val="a3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Column Transformer</w:t>
      </w:r>
    </w:p>
    <w:p w14:paraId="3164AE58" w14:textId="73F9E8BC" w:rsidR="4848CD14" w:rsidRDefault="4848CD14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44B068" w14:textId="15A78DAF" w:rsidR="1495DC25" w:rsidRDefault="1495DC25" w:rsidP="4848CD14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Resources</w:t>
      </w:r>
    </w:p>
    <w:p w14:paraId="709C830B" w14:textId="2D9C2A8E" w:rsidR="1495DC25" w:rsidRDefault="1495DC25" w:rsidP="0C38B333">
      <w:pPr>
        <w:pStyle w:val="a3"/>
        <w:numPr>
          <w:ilvl w:val="0"/>
          <w:numId w:val="11"/>
        </w:numPr>
        <w:jc w:val="both"/>
        <w:rPr>
          <w:color w:val="000000" w:themeColor="text1"/>
          <w:sz w:val="24"/>
          <w:szCs w:val="24"/>
        </w:rPr>
      </w:pPr>
      <w:proofErr w:type="spellStart"/>
      <w:r w:rsidRPr="0C38B3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Sklearn</w:t>
      </w:r>
      <w:proofErr w:type="spellEnd"/>
      <w:r w:rsidRPr="0C38B3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documentation: </w:t>
      </w:r>
      <w:hyperlink r:id="rId7">
        <w:r w:rsidR="5441D7EF" w:rsidRPr="0C38B333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https://scikit-learn.org/stable/index.html</w:t>
        </w:r>
      </w:hyperlink>
      <w:r w:rsidR="5441D7EF" w:rsidRPr="0C38B3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176FDD1" w14:textId="20E11198" w:rsidR="740C8F58" w:rsidRDefault="64192BE8" w:rsidP="563A6489">
      <w:pPr>
        <w:pStyle w:val="a3"/>
        <w:numPr>
          <w:ilvl w:val="0"/>
          <w:numId w:val="11"/>
        </w:numPr>
        <w:rPr>
          <w:color w:val="000000" w:themeColor="text1"/>
          <w:sz w:val="24"/>
          <w:szCs w:val="24"/>
        </w:rPr>
      </w:pP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Massaron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L., &amp;amp; </w:t>
      </w: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Boschetti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A. (2016). Regression Analysis with Python. </w:t>
      </w: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Packt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Publishing. </w:t>
      </w:r>
    </w:p>
    <w:p w14:paraId="1346DF3A" w14:textId="594AFE84" w:rsidR="740C8F58" w:rsidRDefault="40A44A40" w:rsidP="563A6489">
      <w:pPr>
        <w:pStyle w:val="a3"/>
        <w:numPr>
          <w:ilvl w:val="0"/>
          <w:numId w:val="11"/>
        </w:numPr>
        <w:rPr>
          <w:color w:val="000000" w:themeColor="text1"/>
          <w:sz w:val="24"/>
          <w:szCs w:val="24"/>
        </w:rPr>
      </w:pP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Géron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A. (2019). </w:t>
      </w:r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Hands-On Machine Learning with Sciki</w:t>
      </w:r>
      <w:r w:rsidR="5B87737E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-Learn, </w:t>
      </w:r>
      <w:proofErr w:type="spellStart"/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Keras</w:t>
      </w:r>
      <w:proofErr w:type="spellEnd"/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and TensorFlow</w:t>
      </w:r>
      <w:r w:rsidR="0D9B567E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O'Reilly Media, Inc.</w:t>
      </w:r>
    </w:p>
    <w:p w14:paraId="22CF26F6" w14:textId="03E94726" w:rsidR="740C8F58" w:rsidRDefault="7470315B" w:rsidP="563A6489">
      <w:pPr>
        <w:pStyle w:val="a3"/>
        <w:numPr>
          <w:ilvl w:val="0"/>
          <w:numId w:val="11"/>
        </w:numPr>
        <w:rPr>
          <w:color w:val="000000" w:themeColor="text1"/>
          <w:sz w:val="24"/>
          <w:szCs w:val="24"/>
        </w:rPr>
      </w:pP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Data Scaling: </w:t>
      </w:r>
      <w:hyperlink r:id="rId8">
        <w:r w:rsidRPr="563A6489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https://machinelearningmastery.com/how-to-improve-neural-network-stability-and-modeling-performance-with-data-scaling/</w:t>
        </w:r>
      </w:hyperlink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B7EF478" w14:textId="2796C094" w:rsidR="740C8F58" w:rsidRDefault="740C8F58" w:rsidP="563A6489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</w:t>
      </w:r>
      <w:r w:rsidR="656484F3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Hot</w:t>
      </w:r>
      <w:r w:rsidR="12FE176F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Encoding</w:t>
      </w:r>
      <w:r w:rsidR="5958D776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7C2C1C0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9">
        <w:r w:rsidR="5958D776" w:rsidRPr="563A6489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https://machinelearningmastery.com/one-hot-encoding-for-categorical-data/</w:t>
        </w:r>
      </w:hyperlink>
      <w:r w:rsidR="5958D776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192B5AA" w14:textId="0B7810DE" w:rsidR="3BC90B68" w:rsidRDefault="3BC90B68" w:rsidP="4848CD14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Introduction</w:t>
      </w:r>
    </w:p>
    <w:p w14:paraId="6A95601A" w14:textId="7EEE40DA" w:rsidR="3BC90B68" w:rsidRDefault="3BC90B68" w:rsidP="49927D1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most important but</w:t>
      </w:r>
      <w:r w:rsidR="2EE5F3EB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perhaps</w:t>
      </w: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least talked about part of the Data Scientist job</w:t>
      </w:r>
      <w:r w:rsidR="0F170745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7FF78451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="61C371B2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 real world scenarios</w:t>
      </w:r>
      <w:r w:rsidR="10146DF6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data takes a variety of forms which is usually quite messy</w:t>
      </w:r>
      <w:r w:rsidR="4B89E8FB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unstructured and incompatible for most ML </w:t>
      </w:r>
      <w:r w:rsidR="376E42FD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models. As</w:t>
      </w:r>
      <w:r w:rsidR="10146DF6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data practitioner, you will almost never find your data already prepared in the right form to be immediately analyzed for your purposes.</w:t>
      </w:r>
      <w:r w:rsidR="1BE4340D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the matter of fact, you will often find yourself spending </w:t>
      </w:r>
      <w:r w:rsidR="75202D62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1BE4340D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majority of your time preparing data in a Data Science project. </w:t>
      </w:r>
      <w:r w:rsidR="606B7D8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order to produce </w:t>
      </w:r>
      <w:r w:rsidR="067E6D66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successful machine learning </w:t>
      </w:r>
      <w:r w:rsidR="606B7D8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models, the data need to be high quality</w:t>
      </w:r>
      <w:r w:rsidR="48CC830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An acronym that all Machine learning practitioner</w:t>
      </w:r>
      <w:ins w:id="2" w:author="Shanshan Yu" w:date="2021-04-03T16:03:00Z">
        <w:r w:rsidR="00C21F95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s</w:t>
        </w:r>
      </w:ins>
      <w:r w:rsidR="48CC830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need to remember is “GIGO”, short for “garbage in, garbage out.”</w:t>
      </w:r>
    </w:p>
    <w:p w14:paraId="415301DD" w14:textId="0732A7A2" w:rsidR="3BE247BC" w:rsidRDefault="3BE247BC" w:rsidP="3BE247B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B5B500" w14:textId="35F9F9E7" w:rsidR="06F1454E" w:rsidRDefault="06F1454E" w:rsidP="3BE247BC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</w:t>
      </w:r>
      <w:ins w:id="3" w:author="Shanshan Yu" w:date="2021-04-03T15:58:00Z">
        <w:r w:rsidR="00482F89">
          <w:rPr>
            <w:rFonts w:ascii="Times New Roman" w:eastAsia="Times New Roman" w:hAnsi="Times New Roman" w:cs="Times New Roman"/>
            <w:b/>
            <w:bCs/>
            <w:color w:val="000000" w:themeColor="text1"/>
            <w:sz w:val="24"/>
            <w:szCs w:val="24"/>
          </w:rPr>
          <w:t>.</w:t>
        </w:r>
      </w:ins>
      <w:del w:id="4" w:author="Shanshan Yu" w:date="2021-04-03T15:58:00Z">
        <w:r w:rsidR="1528FD4E" w:rsidRPr="3BE247BC" w:rsidDel="00482F89">
          <w:rPr>
            <w:rFonts w:ascii="Times New Roman" w:eastAsia="Times New Roman" w:hAnsi="Times New Roman" w:cs="Times New Roman"/>
            <w:b/>
            <w:bCs/>
            <w:color w:val="000000" w:themeColor="text1"/>
            <w:sz w:val="24"/>
            <w:szCs w:val="24"/>
          </w:rPr>
          <w:delText>,</w:delText>
        </w:r>
      </w:del>
      <w:r w:rsidR="1528FD4E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Overview of </w:t>
      </w:r>
      <w:r w:rsidR="0E2DEC9E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 </w:t>
      </w:r>
      <w:r w:rsidR="10528DD0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Machine Learning </w:t>
      </w:r>
      <w:r w:rsidR="75F97245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project</w:t>
      </w:r>
    </w:p>
    <w:p w14:paraId="612BDDE2" w14:textId="7D5B4F41" w:rsidR="297046A0" w:rsidRDefault="297046A0" w:rsidP="3BE247BC">
      <w:pPr>
        <w:pStyle w:val="a3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Get the data.</w:t>
      </w:r>
    </w:p>
    <w:p w14:paraId="73D88F76" w14:textId="52FC2D8D" w:rsidR="297046A0" w:rsidRDefault="297046A0" w:rsidP="3BE247BC">
      <w:pPr>
        <w:pStyle w:val="a3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Discover and visualize the data to gain insights.</w:t>
      </w:r>
    </w:p>
    <w:p w14:paraId="0A4AB21E" w14:textId="3518EE84" w:rsidR="297046A0" w:rsidRDefault="297046A0" w:rsidP="3BE247BC">
      <w:pPr>
        <w:pStyle w:val="a3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Prepare the data for Machine Learning algorithms.</w:t>
      </w:r>
    </w:p>
    <w:p w14:paraId="6EB79067" w14:textId="2D174432" w:rsidR="297046A0" w:rsidRDefault="297046A0" w:rsidP="3BE247BC">
      <w:pPr>
        <w:pStyle w:val="a3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Select a model and train it.</w:t>
      </w:r>
    </w:p>
    <w:p w14:paraId="20FFF8D4" w14:textId="11CF6D73" w:rsidR="297046A0" w:rsidRDefault="297046A0" w:rsidP="3BE247BC">
      <w:pPr>
        <w:pStyle w:val="a3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Fine-tune your model.</w:t>
      </w:r>
    </w:p>
    <w:p w14:paraId="23660463" w14:textId="15B40487" w:rsidR="297046A0" w:rsidRDefault="297046A0" w:rsidP="3BE247BC">
      <w:pPr>
        <w:pStyle w:val="a3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Present your solution.</w:t>
      </w:r>
    </w:p>
    <w:p w14:paraId="7E855309" w14:textId="4EAD38C6" w:rsidR="297046A0" w:rsidRDefault="297046A0" w:rsidP="3BE247BC">
      <w:pPr>
        <w:pStyle w:val="a3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Launch, monitor, and maintain your system.</w:t>
      </w:r>
    </w:p>
    <w:p w14:paraId="4722A232" w14:textId="307A5635" w:rsidR="433A3BDF" w:rsidRDefault="433A3BDF" w:rsidP="49927D1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These are the main steps a data scien</w:t>
      </w:r>
      <w:r w:rsidR="63EDEA3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 team</w:t>
      </w: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needs to go through in real life when approaching a new data set. </w:t>
      </w:r>
      <w:r w:rsidR="0340E48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HOS, we will focus our attention</w:t>
      </w:r>
      <w:r w:rsidR="0BE0AEC4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step 3</w:t>
      </w:r>
      <w:r w:rsidR="484C601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We will </w:t>
      </w:r>
      <w:r w:rsidR="2B30F23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only briefly go </w:t>
      </w:r>
      <w:proofErr w:type="gramStart"/>
      <w:r w:rsidR="2B30F23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over step</w:t>
      </w:r>
      <w:proofErr w:type="gramEnd"/>
      <w:r w:rsidR="2B30F23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 as it’s not the main topic of this HOS</w:t>
      </w:r>
    </w:p>
    <w:p w14:paraId="616A184F" w14:textId="0A2FB763" w:rsidR="3BE247BC" w:rsidRDefault="3BE247BC" w:rsidP="3BE247B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1EC3BB" w14:textId="114D8E22" w:rsidR="68FD0EA3" w:rsidRDefault="68FD0EA3" w:rsidP="3BE247BC">
      <w:pP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Preparing development environment</w:t>
      </w:r>
    </w:p>
    <w:p w14:paraId="51E6BAD6" w14:textId="43416AFC" w:rsidR="68FD0EA3" w:rsidRDefault="68FD0EA3" w:rsidP="4848CD14">
      <w:pPr>
        <w:pStyle w:val="a3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From </w:t>
      </w:r>
      <w:hyperlink r:id="rId10">
        <w:r w:rsidRPr="4848CD14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Google Colab</w:t>
        </w:r>
      </w:hyperlink>
      <w:r w:rsidR="4C419E69" w:rsidRPr="4848CD14">
        <w:rPr>
          <w:rFonts w:ascii="Times New Roman" w:eastAsia="Times New Roman" w:hAnsi="Times New Roman" w:cs="Times New Roman"/>
          <w:sz w:val="24"/>
          <w:szCs w:val="24"/>
        </w:rPr>
        <w:t>, create a new notebook, name it “</w:t>
      </w:r>
      <w:proofErr w:type="spellStart"/>
      <w:r w:rsidR="4C419E69" w:rsidRPr="4848CD14">
        <w:rPr>
          <w:rFonts w:ascii="Times New Roman" w:eastAsia="Times New Roman" w:hAnsi="Times New Roman" w:cs="Times New Roman"/>
          <w:sz w:val="24"/>
          <w:szCs w:val="24"/>
        </w:rPr>
        <w:t>Data_Preparation.ipynb</w:t>
      </w:r>
      <w:proofErr w:type="spellEnd"/>
      <w:r w:rsidR="4C419E69" w:rsidRPr="4848CD14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154BAF8" w14:textId="35D824E8" w:rsidR="4C419E69" w:rsidRDefault="003CDF17" w:rsidP="3BE247BC">
      <w:pPr>
        <w:pStyle w:val="a3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Type the following codes to i</w:t>
      </w:r>
      <w:r w:rsidR="4C419E69" w:rsidRPr="3BE247BC">
        <w:rPr>
          <w:rFonts w:ascii="Times New Roman" w:eastAsia="Times New Roman" w:hAnsi="Times New Roman" w:cs="Times New Roman"/>
          <w:sz w:val="24"/>
          <w:szCs w:val="24"/>
        </w:rPr>
        <w:t xml:space="preserve">mport </w:t>
      </w:r>
      <w:r w:rsidR="745128E8" w:rsidRPr="3BE247BC">
        <w:rPr>
          <w:rFonts w:ascii="Times New Roman" w:eastAsia="Times New Roman" w:hAnsi="Times New Roman" w:cs="Times New Roman"/>
          <w:sz w:val="24"/>
          <w:szCs w:val="24"/>
        </w:rPr>
        <w:t>libraries.</w:t>
      </w:r>
    </w:p>
    <w:p w14:paraId="51F766D4" w14:textId="77976CE2" w:rsidR="4848CD14" w:rsidRDefault="745128E8" w:rsidP="3BE247BC">
      <w:pPr>
        <w:ind w:left="720"/>
      </w:pPr>
      <w:r>
        <w:rPr>
          <w:noProof/>
        </w:rPr>
        <w:drawing>
          <wp:inline distT="0" distB="0" distL="0" distR="0" wp14:anchorId="406B30EC" wp14:editId="7C39BD99">
            <wp:extent cx="5943600" cy="1066800"/>
            <wp:effectExtent l="0" t="0" r="0" b="0"/>
            <wp:docPr id="255917324" name="图片 255917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EC5D" w14:textId="722D5D5C" w:rsidR="76BFA7FC" w:rsidRDefault="76BFA7FC" w:rsidP="3BE247BC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Get the data</w:t>
      </w:r>
    </w:p>
    <w:p w14:paraId="7F6E18A6" w14:textId="0C266899" w:rsidR="5F736A5C" w:rsidRDefault="5F736A5C" w:rsidP="0C38B333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C38B333">
        <w:rPr>
          <w:rFonts w:ascii="Times New Roman" w:eastAsia="Times New Roman" w:hAnsi="Times New Roman" w:cs="Times New Roman"/>
          <w:sz w:val="24"/>
          <w:szCs w:val="24"/>
        </w:rPr>
        <w:t xml:space="preserve">Upload the </w:t>
      </w:r>
      <w:r w:rsidR="4DF005F2" w:rsidRPr="0C38B333">
        <w:rPr>
          <w:rFonts w:ascii="Times New Roman" w:eastAsia="Times New Roman" w:hAnsi="Times New Roman" w:cs="Times New Roman"/>
          <w:sz w:val="24"/>
          <w:szCs w:val="24"/>
        </w:rPr>
        <w:t>Customer-</w:t>
      </w:r>
      <w:r w:rsidRPr="0C38B333">
        <w:rPr>
          <w:rFonts w:ascii="Times New Roman" w:eastAsia="Times New Roman" w:hAnsi="Times New Roman" w:cs="Times New Roman"/>
          <w:sz w:val="24"/>
          <w:szCs w:val="24"/>
        </w:rPr>
        <w:t xml:space="preserve">Churn dataset to Google </w:t>
      </w:r>
      <w:proofErr w:type="spellStart"/>
      <w:r w:rsidRPr="0C38B333"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</w:p>
    <w:p w14:paraId="0CD5F115" w14:textId="39B49FDF" w:rsidR="11467481" w:rsidRDefault="11467481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64D68106" wp14:editId="6D53C4AE">
            <wp:extent cx="5943600" cy="4286250"/>
            <wp:effectExtent l="0" t="0" r="0" b="0"/>
            <wp:docPr id="574051914" name="图片 57405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B7F1" w14:textId="261BED37" w:rsidR="11467481" w:rsidRDefault="11467481" w:rsidP="3BE247BC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Run the following code to import the data.</w:t>
      </w:r>
    </w:p>
    <w:p w14:paraId="59450E9C" w14:textId="5D951616" w:rsidR="11467481" w:rsidRDefault="11467481" w:rsidP="3BE247BC">
      <w:pPr>
        <w:ind w:left="720"/>
      </w:pPr>
      <w:r>
        <w:rPr>
          <w:noProof/>
        </w:rPr>
        <w:drawing>
          <wp:inline distT="0" distB="0" distL="0" distR="0" wp14:anchorId="1A9F2D70" wp14:editId="5ACF6B64">
            <wp:extent cx="5943600" cy="2581275"/>
            <wp:effectExtent l="0" t="0" r="0" b="0"/>
            <wp:docPr id="2030025163" name="图片 203002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694A" w14:textId="37FF5386" w:rsidR="11467481" w:rsidRDefault="11467481" w:rsidP="3BE247BC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Run the following codes to get information about columns of the data as well as its shape.</w:t>
      </w:r>
    </w:p>
    <w:p w14:paraId="7FE318DD" w14:textId="3C172A1F" w:rsidR="11467481" w:rsidRDefault="11467481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552E4126" wp14:editId="169D18A4">
            <wp:extent cx="5743575" cy="3203148"/>
            <wp:effectExtent l="0" t="0" r="0" b="0"/>
            <wp:docPr id="1500459620" name="图片 1500459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8B34" w14:textId="7435BE88" w:rsidR="50CDFC8A" w:rsidRDefault="50CDFC8A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We can see that most columns in this dataset are categorical.</w:t>
      </w:r>
    </w:p>
    <w:p w14:paraId="09ECBBB6" w14:textId="51F4EF27" w:rsidR="76BFA7FC" w:rsidRDefault="76BFA7FC" w:rsidP="3BE247B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II</w:t>
      </w:r>
      <w:ins w:id="5" w:author="Shanshan Yu" w:date="2021-04-03T15:59:00Z">
        <w:r w:rsidR="00482F89">
          <w:rPr>
            <w:rFonts w:ascii="Times New Roman" w:eastAsia="Times New Roman" w:hAnsi="Times New Roman" w:cs="Times New Roman"/>
            <w:b/>
            <w:bCs/>
            <w:color w:val="000000" w:themeColor="text1"/>
            <w:sz w:val="24"/>
            <w:szCs w:val="24"/>
          </w:rPr>
          <w:t>.</w:t>
        </w:r>
      </w:ins>
      <w:del w:id="6" w:author="Shanshan Yu" w:date="2021-04-03T15:59:00Z">
        <w:r w:rsidR="68FD0EA3" w:rsidRPr="3BE247BC" w:rsidDel="00482F89">
          <w:rPr>
            <w:rFonts w:ascii="Times New Roman" w:eastAsia="Times New Roman" w:hAnsi="Times New Roman" w:cs="Times New Roman"/>
            <w:b/>
            <w:bCs/>
            <w:color w:val="000000" w:themeColor="text1"/>
            <w:sz w:val="24"/>
            <w:szCs w:val="24"/>
          </w:rPr>
          <w:delText>,</w:delText>
        </w:r>
      </w:del>
      <w:r w:rsidR="68FD0EA3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5A5D9A4C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Missing data</w:t>
      </w:r>
    </w:p>
    <w:p w14:paraId="0FF820B0" w14:textId="175F489E" w:rsidR="4848CD14" w:rsidRDefault="3C7E4AEE" w:rsidP="49927D1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Missing data occurs most of the time in real life data, it usually a result of</w:t>
      </w:r>
      <w:r w:rsidR="309E872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bias in its recording and treatment. Unfortunately, most machine learning models especially linear models cannot </w:t>
      </w:r>
      <w:r w:rsidR="2D641F68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deal with </w:t>
      </w:r>
      <w:r w:rsidR="18DB8CF2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problem</w:t>
      </w:r>
      <w:r w:rsidR="309E872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Ther</w:t>
      </w:r>
      <w:r w:rsidR="3C009D71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efore, it’s </w:t>
      </w:r>
      <w:r w:rsidR="65ABCEAF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machine learning practitioner</w:t>
      </w:r>
      <w:ins w:id="7" w:author="Shanshan Yu" w:date="2021-04-03T16:03:00Z">
        <w:r w:rsidR="00C21F95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’s</w:t>
        </w:r>
      </w:ins>
      <w:r w:rsidR="65ABCEAF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job to </w:t>
      </w:r>
      <w:r w:rsidR="65A26E35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address this issue either </w:t>
      </w:r>
      <w:del w:id="8" w:author="Shanshan Yu" w:date="2021-04-03T16:04:00Z">
        <w:r w:rsidR="65A26E35" w:rsidRPr="49927D1D" w:rsidDel="00C21F95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delText xml:space="preserve">with </w:delText>
        </w:r>
        <w:r w:rsidR="36110C7F" w:rsidRPr="49927D1D" w:rsidDel="00C21F95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delText>either</w:delText>
        </w:r>
      </w:del>
      <w:ins w:id="9" w:author="Shanshan Yu" w:date="2021-04-03T16:04:00Z">
        <w:r w:rsidR="00C21F95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by</w:t>
        </w:r>
      </w:ins>
      <w:r w:rsidR="36110C7F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dropping them or imputing them. </w:t>
      </w:r>
    </w:p>
    <w:p w14:paraId="7621AA6C" w14:textId="014EBE49" w:rsidR="36110C7F" w:rsidRDefault="36110C7F" w:rsidP="3BE247BC">
      <w:pPr>
        <w:pStyle w:val="a3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Run the following code to check for missing data.</w:t>
      </w:r>
    </w:p>
    <w:p w14:paraId="49024475" w14:textId="1D2C144A" w:rsidR="36110C7F" w:rsidRDefault="36110C7F" w:rsidP="3BE247B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87F62" wp14:editId="7683304C">
            <wp:extent cx="5943600" cy="3219450"/>
            <wp:effectExtent l="0" t="0" r="0" b="0"/>
            <wp:docPr id="1345189710" name="图片 1345189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FDB2" w14:textId="18F6CDB7" w:rsidR="36110C7F" w:rsidRDefault="36110C7F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We can see that there is only 1 </w:t>
      </w:r>
      <w:r w:rsidR="06D3177F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column</w:t>
      </w: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with </w:t>
      </w:r>
      <w:r w:rsidR="1CD43CC9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missing values. Usually, when the number of missing values is not significant, we will drop them as it won’t affect the training of the model. </w:t>
      </w:r>
      <w:r w:rsidR="410594FE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However, when dropping these rows heavily </w:t>
      </w:r>
      <w:r w:rsidR="73DBD714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reduce </w:t>
      </w:r>
      <w:r w:rsidR="410594FE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the</w:t>
      </w:r>
      <w:r w:rsidR="13C5F06A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number of</w:t>
      </w:r>
      <w:r w:rsidR="410594FE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data</w:t>
      </w:r>
      <w:r w:rsidR="050355FF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, a good strategy is to impute them</w:t>
      </w:r>
    </w:p>
    <w:p w14:paraId="6B554B11" w14:textId="0C1BBEEE" w:rsidR="25B11A8D" w:rsidRDefault="25B11A8D" w:rsidP="3BE247BC">
      <w:pPr>
        <w:pStyle w:val="a3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Run the following code to use </w:t>
      </w:r>
      <w:proofErr w:type="spellStart"/>
      <w:proofErr w:type="gramStart"/>
      <w:r w:rsidR="36110C7F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SimpleImputer</w:t>
      </w:r>
      <w:proofErr w:type="spellEnd"/>
      <w:r w:rsidR="36110C7F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36110C7F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50A776C6" w14:textId="74D1BD7F" w:rsidR="425E85C4" w:rsidRDefault="425E85C4" w:rsidP="3BE247BC">
      <w:pPr>
        <w:ind w:left="720"/>
      </w:pPr>
      <w:r>
        <w:rPr>
          <w:noProof/>
        </w:rPr>
        <w:drawing>
          <wp:inline distT="0" distB="0" distL="0" distR="0" wp14:anchorId="27DD833A" wp14:editId="12B61A71">
            <wp:extent cx="5943600" cy="1704975"/>
            <wp:effectExtent l="0" t="0" r="0" b="0"/>
            <wp:docPr id="1688935389" name="图片 1688935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FF90" w14:textId="3C879C03" w:rsidR="06E25260" w:rsidRDefault="06E25260" w:rsidP="3BE247B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III</w:t>
      </w:r>
      <w:ins w:id="10" w:author="Shanshan Yu" w:date="2021-04-03T15:59:00Z">
        <w:r w:rsidR="00482F89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.</w:t>
        </w:r>
      </w:ins>
      <w:del w:id="11" w:author="Shanshan Yu" w:date="2021-04-03T15:59:00Z">
        <w:r w:rsidRPr="3BE247BC" w:rsidDel="00482F89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delText>,</w:delText>
        </w:r>
      </w:del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Encoding categorical </w:t>
      </w:r>
      <w:r w:rsidR="22495073"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variables.</w:t>
      </w:r>
    </w:p>
    <w:p w14:paraId="4B03A59D" w14:textId="53324F63" w:rsidR="06E25260" w:rsidRDefault="531B7FA2" w:rsidP="49927D1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Most Machine Learning algorithms only accept the input data as a numerical matrix format.</w:t>
      </w:r>
      <w:r w:rsidR="26E57BA8" w:rsidRPr="49927D1D">
        <w:rPr>
          <w:rFonts w:ascii="Times New Roman" w:eastAsia="Times New Roman" w:hAnsi="Times New Roman" w:cs="Times New Roman"/>
          <w:sz w:val="24"/>
          <w:szCs w:val="24"/>
        </w:rPr>
        <w:t xml:space="preserve"> This means that they won’t accept any columns with text data. Therefore, </w:t>
      </w:r>
      <w:r w:rsidR="3520C31E" w:rsidRPr="49927D1D">
        <w:rPr>
          <w:rFonts w:ascii="Times New Roman" w:eastAsia="Times New Roman" w:hAnsi="Times New Roman" w:cs="Times New Roman"/>
          <w:sz w:val="24"/>
          <w:szCs w:val="24"/>
        </w:rPr>
        <w:t xml:space="preserve">they need to be converted into numerical through a process called One Hot Encoding. </w:t>
      </w:r>
      <w:r w:rsidR="1DEE7121" w:rsidRPr="49927D1D">
        <w:rPr>
          <w:rFonts w:ascii="Times New Roman" w:eastAsia="Times New Roman" w:hAnsi="Times New Roman" w:cs="Times New Roman"/>
          <w:sz w:val="24"/>
          <w:szCs w:val="24"/>
        </w:rPr>
        <w:t xml:space="preserve">Going into details of this process is beyond the scope of this </w:t>
      </w:r>
      <w:r w:rsidR="665560E5" w:rsidRPr="49927D1D">
        <w:rPr>
          <w:rFonts w:ascii="Times New Roman" w:eastAsia="Times New Roman" w:hAnsi="Times New Roman" w:cs="Times New Roman"/>
          <w:sz w:val="24"/>
          <w:szCs w:val="24"/>
        </w:rPr>
        <w:t>exercise</w:t>
      </w:r>
      <w:r w:rsidR="1DEE7121" w:rsidRPr="49927D1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14A8194" w:rsidRPr="49927D1D">
        <w:rPr>
          <w:rFonts w:ascii="Times New Roman" w:eastAsia="Times New Roman" w:hAnsi="Times New Roman" w:cs="Times New Roman"/>
          <w:sz w:val="24"/>
          <w:szCs w:val="24"/>
        </w:rPr>
        <w:t>At the fundamental level, One Hot encoding turn a column into a metrics of yes (1) - no (0) values.</w:t>
      </w:r>
    </w:p>
    <w:p w14:paraId="01D8AE26" w14:textId="309A54EC" w:rsidR="114A8194" w:rsidRDefault="114A8194" w:rsidP="3BE247BC">
      <w:r>
        <w:rPr>
          <w:noProof/>
        </w:rPr>
        <w:lastRenderedPageBreak/>
        <w:drawing>
          <wp:inline distT="0" distB="0" distL="0" distR="0" wp14:anchorId="2160D55F" wp14:editId="7DAAD7FC">
            <wp:extent cx="5943600" cy="1466850"/>
            <wp:effectExtent l="0" t="0" r="0" b="0"/>
            <wp:docPr id="1671166945" name="图片 1671166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DAC8" w14:textId="74F92A15" w:rsidR="114A8194" w:rsidRDefault="114A8194" w:rsidP="3BE247BC">
      <w:pPr>
        <w:pStyle w:val="a3"/>
        <w:numPr>
          <w:ilvl w:val="0"/>
          <w:numId w:val="3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Prepare the categorical data.</w:t>
      </w:r>
    </w:p>
    <w:p w14:paraId="67FA9986" w14:textId="7CD10C3E" w:rsidR="6B9D7D5F" w:rsidRDefault="6B9D7D5F" w:rsidP="3BE247BC">
      <w:pPr>
        <w:ind w:left="720"/>
      </w:pPr>
      <w:r>
        <w:rPr>
          <w:noProof/>
        </w:rPr>
        <w:drawing>
          <wp:inline distT="0" distB="0" distL="0" distR="0" wp14:anchorId="182D1F98" wp14:editId="6075E8F3">
            <wp:extent cx="5943600" cy="1800225"/>
            <wp:effectExtent l="0" t="0" r="0" b="0"/>
            <wp:docPr id="568826398" name="图片 56882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D485" w14:textId="287BE401" w:rsidR="114A8194" w:rsidRDefault="114A8194" w:rsidP="3BE247BC">
      <w:pPr>
        <w:pStyle w:val="a3"/>
        <w:numPr>
          <w:ilvl w:val="0"/>
          <w:numId w:val="3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Encode the data.</w:t>
      </w:r>
    </w:p>
    <w:p w14:paraId="6D5C2116" w14:textId="520E1CF8" w:rsidR="5F68DCC4" w:rsidRDefault="5F68DCC4" w:rsidP="3BE247BC">
      <w:pPr>
        <w:ind w:left="720"/>
      </w:pPr>
      <w:r>
        <w:rPr>
          <w:noProof/>
        </w:rPr>
        <w:drawing>
          <wp:inline distT="0" distB="0" distL="0" distR="0" wp14:anchorId="69C4D98B" wp14:editId="2FB8C96E">
            <wp:extent cx="5943600" cy="695325"/>
            <wp:effectExtent l="0" t="0" r="0" b="0"/>
            <wp:docPr id="977617593" name="图片 97761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757B" w14:textId="607A4236" w:rsidR="7A576CDE" w:rsidRDefault="7A576CDE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The specify the parameter drop to </w:t>
      </w:r>
      <w:r w:rsidR="2010FD92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first</w:t>
      </w:r>
      <w:r w:rsidR="03791DB8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” will automatically drop the first column of the encoded matrix. This prevents multi collinearity for Linear Model training.</w:t>
      </w:r>
    </w:p>
    <w:p w14:paraId="6997CE8B" w14:textId="6F15248A" w:rsidR="39009C1A" w:rsidRDefault="39009C1A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You will often see this “</w:t>
      </w:r>
      <w:proofErr w:type="spellStart"/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fit_transform</w:t>
      </w:r>
      <w:proofErr w:type="spellEnd"/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method. It’s a command to tell the instance variable to store information about the data and </w:t>
      </w:r>
      <w:r w:rsidR="4E5829A7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perform the transformation on the data.</w:t>
      </w:r>
    </w:p>
    <w:p w14:paraId="384A5FD3" w14:textId="32063A3A" w:rsidR="24013927" w:rsidRDefault="24013927" w:rsidP="3BE247BC">
      <w:pPr>
        <w:pStyle w:val="a3"/>
        <w:numPr>
          <w:ilvl w:val="0"/>
          <w:numId w:val="3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Views the encoded data information.</w:t>
      </w:r>
    </w:p>
    <w:p w14:paraId="2F0696AC" w14:textId="00CFEDE4" w:rsidR="425237D9" w:rsidRDefault="425237D9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0B97C1BC" wp14:editId="15990089">
            <wp:extent cx="5943600" cy="3124200"/>
            <wp:effectExtent l="0" t="0" r="0" b="0"/>
            <wp:docPr id="1052076684" name="图片 1052076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7B21" w14:textId="7D326429" w:rsidR="58BE1509" w:rsidRDefault="58BE1509" w:rsidP="3BE247B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ins w:id="12" w:author="Shanshan Yu" w:date="2021-04-03T15:59:00Z">
        <w:r w:rsidR="00482F89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 xml:space="preserve">V. </w:t>
        </w:r>
      </w:ins>
      <w:del w:id="13" w:author="Shanshan Yu" w:date="2021-04-03T15:59:00Z">
        <w:r w:rsidRPr="3BE247BC" w:rsidDel="00482F89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delText xml:space="preserve">V, </w:delText>
        </w:r>
      </w:del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Scaling numerical features.</w:t>
      </w:r>
    </w:p>
    <w:p w14:paraId="4471034A" w14:textId="0D0C3C12" w:rsidR="2FF20933" w:rsidRDefault="2FF20933" w:rsidP="49927D1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Re-s</w:t>
      </w:r>
      <w:r w:rsidR="7744F1BB" w:rsidRPr="49927D1D">
        <w:rPr>
          <w:rFonts w:ascii="Times New Roman" w:eastAsia="Times New Roman" w:hAnsi="Times New Roman" w:cs="Times New Roman"/>
          <w:sz w:val="24"/>
          <w:szCs w:val="24"/>
        </w:rPr>
        <w:t>caling is essential when using gradient descent-based algorithms because it facilitates quicker converging to a solution for finding coefficients. Not only gradient descent rescaling also help other optimization techniques such as regularization, and stochastic learning, and easily detect outlying and anomalous values.</w:t>
      </w:r>
    </w:p>
    <w:p w14:paraId="61122007" w14:textId="14E72700" w:rsidR="339B399C" w:rsidRDefault="339B399C" w:rsidP="3BE247BC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 xml:space="preserve">Prepare numeric </w:t>
      </w:r>
      <w:r w:rsidR="7573FB63" w:rsidRPr="3BE247BC">
        <w:rPr>
          <w:rFonts w:ascii="Times New Roman" w:eastAsia="Times New Roman" w:hAnsi="Times New Roman" w:cs="Times New Roman"/>
          <w:sz w:val="24"/>
          <w:szCs w:val="24"/>
        </w:rPr>
        <w:t>columns.</w:t>
      </w:r>
    </w:p>
    <w:p w14:paraId="7C2A6ABA" w14:textId="2580E285" w:rsidR="7573FB63" w:rsidRDefault="7573FB63" w:rsidP="3BE247BC">
      <w:pPr>
        <w:ind w:left="720"/>
      </w:pPr>
      <w:r>
        <w:rPr>
          <w:noProof/>
        </w:rPr>
        <w:drawing>
          <wp:inline distT="0" distB="0" distL="0" distR="0" wp14:anchorId="38EAE128" wp14:editId="40443A40">
            <wp:extent cx="5943600" cy="3371850"/>
            <wp:effectExtent l="0" t="0" r="0" b="0"/>
            <wp:docPr id="613246259" name="图片 61324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EFA" w14:textId="0849837B" w:rsidR="7573FB63" w:rsidRDefault="7573FB63" w:rsidP="3BE247BC">
      <w:pPr>
        <w:pStyle w:val="a3"/>
        <w:numPr>
          <w:ilvl w:val="0"/>
          <w:numId w:val="2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lastRenderedPageBreak/>
        <w:t>Rescale all columns.</w:t>
      </w:r>
    </w:p>
    <w:p w14:paraId="5EC9675F" w14:textId="00734946" w:rsidR="7573FB63" w:rsidRDefault="7573FB63" w:rsidP="3BE247BC">
      <w:pPr>
        <w:ind w:left="720"/>
      </w:pPr>
      <w:r>
        <w:rPr>
          <w:noProof/>
        </w:rPr>
        <w:drawing>
          <wp:inline distT="0" distB="0" distL="0" distR="0" wp14:anchorId="1DF08E41" wp14:editId="5853CFF4">
            <wp:extent cx="5943600" cy="2924175"/>
            <wp:effectExtent l="0" t="0" r="0" b="0"/>
            <wp:docPr id="1433647794" name="图片 1433647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1250" w14:textId="113985FD" w:rsidR="58BE1509" w:rsidRDefault="58BE1509" w:rsidP="3BE247B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ins w:id="14" w:author="Shanshan Yu" w:date="2021-04-03T15:59:00Z">
        <w:r w:rsidR="00482F89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.</w:t>
        </w:r>
      </w:ins>
      <w:del w:id="15" w:author="Shanshan Yu" w:date="2021-04-03T15:59:00Z">
        <w:r w:rsidRPr="3BE247BC" w:rsidDel="00482F89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delText>,</w:delText>
        </w:r>
      </w:del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Column Transformer.</w:t>
      </w:r>
    </w:p>
    <w:p w14:paraId="240F9360" w14:textId="7DF3CDEB" w:rsidR="6107BAB1" w:rsidRDefault="6107BAB1" w:rsidP="49927D1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So far, we have been working with categorical data and numerical data separately. What if there is a way to do this in one step? The </w:t>
      </w:r>
      <w:proofErr w:type="spellStart"/>
      <w:proofErr w:type="gramStart"/>
      <w:r w:rsidRPr="49927D1D">
        <w:rPr>
          <w:rFonts w:ascii="Times New Roman" w:eastAsia="Times New Roman" w:hAnsi="Times New Roman" w:cs="Times New Roman"/>
          <w:sz w:val="24"/>
          <w:szCs w:val="24"/>
        </w:rPr>
        <w:t>ColumnTransformer</w:t>
      </w:r>
      <w:proofErr w:type="spellEnd"/>
      <w:r w:rsidRPr="49927D1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9927D1D">
        <w:rPr>
          <w:rFonts w:ascii="Times New Roman" w:eastAsia="Times New Roman" w:hAnsi="Times New Roman" w:cs="Times New Roman"/>
          <w:sz w:val="24"/>
          <w:szCs w:val="24"/>
        </w:rPr>
        <w:t>) clas</w:t>
      </w:r>
      <w:r w:rsidR="27C837FE" w:rsidRPr="49927D1D">
        <w:rPr>
          <w:rFonts w:ascii="Times New Roman" w:eastAsia="Times New Roman" w:hAnsi="Times New Roman" w:cs="Times New Roman"/>
          <w:sz w:val="24"/>
          <w:szCs w:val="24"/>
        </w:rPr>
        <w:t>s is your answer. This class creates a Transformers that apply the specified type of transformation on the</w:t>
      </w:r>
      <w:r w:rsidR="4B12A214"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7C837FE" w:rsidRPr="49927D1D">
        <w:rPr>
          <w:rFonts w:ascii="Times New Roman" w:eastAsia="Times New Roman" w:hAnsi="Times New Roman" w:cs="Times New Roman"/>
          <w:sz w:val="24"/>
          <w:szCs w:val="24"/>
        </w:rPr>
        <w:t>specified</w:t>
      </w:r>
      <w:r w:rsidR="4C33758B"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7C837FE" w:rsidRPr="49927D1D">
        <w:rPr>
          <w:rFonts w:ascii="Times New Roman" w:eastAsia="Times New Roman" w:hAnsi="Times New Roman" w:cs="Times New Roman"/>
          <w:sz w:val="24"/>
          <w:szCs w:val="24"/>
        </w:rPr>
        <w:t>column.</w:t>
      </w:r>
      <w:r w:rsidR="3AB4A0D4"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7396DBE" w:rsidRPr="49927D1D">
        <w:rPr>
          <w:rFonts w:ascii="Times New Roman" w:eastAsia="Times New Roman" w:hAnsi="Times New Roman" w:cs="Times New Roman"/>
          <w:sz w:val="24"/>
          <w:szCs w:val="24"/>
        </w:rPr>
        <w:t>Specifying column can either based on data type or column name.</w:t>
      </w:r>
    </w:p>
    <w:p w14:paraId="21528CE6" w14:textId="095F87DC" w:rsidR="024721A1" w:rsidRDefault="024721A1" w:rsidP="3BE247BC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Prepare the input matrix.</w:t>
      </w:r>
    </w:p>
    <w:p w14:paraId="3AFC507B" w14:textId="1EDA10BC" w:rsidR="024721A1" w:rsidRDefault="024721A1" w:rsidP="3BE247BC">
      <w:pPr>
        <w:ind w:left="720"/>
      </w:pPr>
      <w:r>
        <w:rPr>
          <w:noProof/>
        </w:rPr>
        <w:drawing>
          <wp:inline distT="0" distB="0" distL="0" distR="0" wp14:anchorId="56081066" wp14:editId="21124E23">
            <wp:extent cx="5943600" cy="1771650"/>
            <wp:effectExtent l="0" t="0" r="0" b="0"/>
            <wp:docPr id="2051750724" name="图片 2051750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7DCF" w14:textId="42A49B57" w:rsidR="024721A1" w:rsidRDefault="024721A1" w:rsidP="3BE247BC">
      <w:pPr>
        <w:pStyle w:val="a3"/>
        <w:numPr>
          <w:ilvl w:val="0"/>
          <w:numId w:val="1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Prepare the preprocessor object and apply it to the data</w:t>
      </w:r>
      <w:r w:rsidR="62085CE3" w:rsidRPr="3BE247B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2547B4" w14:textId="338AB38E" w:rsidR="62085CE3" w:rsidRDefault="62085CE3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15C629C3" wp14:editId="703A2147">
            <wp:extent cx="5943600" cy="2533650"/>
            <wp:effectExtent l="0" t="0" r="0" b="0"/>
            <wp:docPr id="1318783168" name="图片 1318783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C4B5" w14:textId="16A7813A" w:rsidR="3BE247BC" w:rsidRDefault="3BE247BC" w:rsidP="3BE247BC">
      <w:pPr>
        <w:ind w:left="720"/>
      </w:pPr>
    </w:p>
    <w:p w14:paraId="34D26FDA" w14:textId="6DDDB98B" w:rsidR="62085CE3" w:rsidRDefault="62085CE3" w:rsidP="3BE247BC">
      <w:pPr>
        <w:jc w:val="both"/>
      </w:pPr>
      <w:r w:rsidRPr="3BE247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Push Your Work to </w:t>
      </w:r>
      <w:proofErr w:type="spellStart"/>
      <w:r w:rsidRPr="3BE247BC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</w:p>
    <w:p w14:paraId="1E21CE1A" w14:textId="703E0943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Download the notebook from </w:t>
      </w:r>
      <w:proofErr w:type="spellStart"/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49927D1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FD057CD" w14:textId="352BACCA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File -&gt; </w:t>
      </w:r>
      <w:proofErr w:type="spellStart"/>
      <w:r w:rsidRPr="49927D1D">
        <w:rPr>
          <w:rFonts w:ascii="Times New Roman" w:eastAsia="Times New Roman" w:hAnsi="Times New Roman" w:cs="Times New Roman"/>
          <w:sz w:val="24"/>
          <w:szCs w:val="24"/>
        </w:rPr>
        <w:t>Data_Preparation.ipynb</w:t>
      </w:r>
      <w:proofErr w:type="spellEnd"/>
    </w:p>
    <w:p w14:paraId="7E9C8EC9" w14:textId="26F99B1D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45C97C" w14:textId="53E765E4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Move the downloaded file into your </w:t>
      </w:r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>Module1</w:t>
      </w: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 working folder.</w:t>
      </w:r>
    </w:p>
    <w:p w14:paraId="51FE3FB1" w14:textId="1D4310EB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Open terminal and Navigate to the GitHub folder of this week HOS</w:t>
      </w:r>
    </w:p>
    <w:p w14:paraId="24FAA82E" w14:textId="5866703C" w:rsidR="3BE247BC" w:rsidRDefault="3BE247BC" w:rsidP="49927D1D">
      <w:pPr>
        <w:rPr>
          <w:sz w:val="24"/>
          <w:szCs w:val="24"/>
        </w:rPr>
      </w:pPr>
    </w:p>
    <w:p w14:paraId="69888EDB" w14:textId="2549A723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>Make sure the assignment files on the subfolder Module1 of hos01a_YouGithubUserName folder, enter the following command to upload your work</w:t>
      </w:r>
      <w:r w:rsidRPr="49927D1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69349DB" w14:textId="74905919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ECC3D1" w14:textId="68B7B56F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&gt;&gt;&gt;&gt; git </w:t>
      </w:r>
      <w:proofErr w:type="gramStart"/>
      <w:r w:rsidRPr="49927D1D">
        <w:rPr>
          <w:rFonts w:ascii="Times New Roman" w:eastAsia="Times New Roman" w:hAnsi="Times New Roman" w:cs="Times New Roman"/>
          <w:sz w:val="24"/>
          <w:szCs w:val="24"/>
        </w:rPr>
        <w:t>add .</w:t>
      </w:r>
      <w:proofErr w:type="gramEnd"/>
    </w:p>
    <w:p w14:paraId="7EB7AE9E" w14:textId="0C308643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&gt;&gt;&gt;&gt; git commit -m “Submission for HOS01”</w:t>
      </w:r>
    </w:p>
    <w:p w14:paraId="5E1086B4" w14:textId="1A466BA2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&gt;&gt;&gt;&gt; git push origin master</w:t>
      </w:r>
    </w:p>
    <w:p w14:paraId="084A8014" w14:textId="61898C96" w:rsidR="3BE247BC" w:rsidRDefault="3BE247BC" w:rsidP="3BE247BC"/>
    <w:sectPr w:rsidR="3BE247BC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F1BE00" w14:textId="77777777" w:rsidR="0070053B" w:rsidRDefault="0070053B">
      <w:pPr>
        <w:spacing w:after="0" w:line="240" w:lineRule="auto"/>
      </w:pPr>
      <w:r>
        <w:separator/>
      </w:r>
    </w:p>
  </w:endnote>
  <w:endnote w:type="continuationSeparator" w:id="0">
    <w:p w14:paraId="229D24B0" w14:textId="77777777" w:rsidR="0070053B" w:rsidRDefault="00700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3A6489" w14:paraId="06549720" w14:textId="77777777" w:rsidTr="563A6489">
      <w:tc>
        <w:tcPr>
          <w:tcW w:w="3120" w:type="dxa"/>
        </w:tcPr>
        <w:p w14:paraId="4E966459" w14:textId="17B41CBF" w:rsidR="563A6489" w:rsidRDefault="563A6489" w:rsidP="563A6489">
          <w:pPr>
            <w:pStyle w:val="a7"/>
            <w:ind w:left="-115"/>
          </w:pPr>
        </w:p>
      </w:tc>
      <w:tc>
        <w:tcPr>
          <w:tcW w:w="3120" w:type="dxa"/>
        </w:tcPr>
        <w:p w14:paraId="6F526FCF" w14:textId="09C1EDF4" w:rsidR="563A6489" w:rsidRDefault="563A6489" w:rsidP="563A6489">
          <w:pPr>
            <w:pStyle w:val="a7"/>
            <w:jc w:val="center"/>
          </w:pPr>
        </w:p>
      </w:tc>
      <w:tc>
        <w:tcPr>
          <w:tcW w:w="3120" w:type="dxa"/>
        </w:tcPr>
        <w:p w14:paraId="0BDB9BF3" w14:textId="1FDF72DF" w:rsidR="563A6489" w:rsidRDefault="563A6489" w:rsidP="563A6489">
          <w:pPr>
            <w:pStyle w:val="a7"/>
            <w:ind w:right="-115"/>
            <w:jc w:val="right"/>
          </w:pPr>
        </w:p>
      </w:tc>
    </w:tr>
  </w:tbl>
  <w:p w14:paraId="39F37445" w14:textId="78067B8B" w:rsidR="563A6489" w:rsidRDefault="563A6489" w:rsidP="563A648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BB5FBB" w14:textId="77777777" w:rsidR="0070053B" w:rsidRDefault="0070053B">
      <w:pPr>
        <w:spacing w:after="0" w:line="240" w:lineRule="auto"/>
      </w:pPr>
      <w:r>
        <w:separator/>
      </w:r>
    </w:p>
  </w:footnote>
  <w:footnote w:type="continuationSeparator" w:id="0">
    <w:p w14:paraId="1329ABE4" w14:textId="77777777" w:rsidR="0070053B" w:rsidRDefault="007005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3A6489" w14:paraId="0F16EEB9" w14:textId="77777777" w:rsidTr="563A6489">
      <w:tc>
        <w:tcPr>
          <w:tcW w:w="3120" w:type="dxa"/>
        </w:tcPr>
        <w:p w14:paraId="62B8E38F" w14:textId="7BF5482C" w:rsidR="563A6489" w:rsidRDefault="563A6489" w:rsidP="563A6489">
          <w:pPr>
            <w:pStyle w:val="a7"/>
            <w:ind w:left="-115"/>
          </w:pPr>
        </w:p>
      </w:tc>
      <w:tc>
        <w:tcPr>
          <w:tcW w:w="3120" w:type="dxa"/>
        </w:tcPr>
        <w:p w14:paraId="76308EF2" w14:textId="137D6D24" w:rsidR="563A6489" w:rsidRDefault="563A6489" w:rsidP="563A6489">
          <w:pPr>
            <w:pStyle w:val="a7"/>
            <w:jc w:val="center"/>
          </w:pPr>
        </w:p>
      </w:tc>
      <w:tc>
        <w:tcPr>
          <w:tcW w:w="3120" w:type="dxa"/>
        </w:tcPr>
        <w:p w14:paraId="2B46CD4A" w14:textId="0A0D6E7C" w:rsidR="563A6489" w:rsidRDefault="563A6489" w:rsidP="563A6489">
          <w:pPr>
            <w:pStyle w:val="a7"/>
            <w:ind w:right="-115"/>
            <w:jc w:val="right"/>
          </w:pPr>
        </w:p>
      </w:tc>
    </w:tr>
  </w:tbl>
  <w:p w14:paraId="3B08C85D" w14:textId="6D5F5B92" w:rsidR="563A6489" w:rsidRDefault="563A6489" w:rsidP="563A648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87AF7"/>
    <w:multiLevelType w:val="hybridMultilevel"/>
    <w:tmpl w:val="7430EF34"/>
    <w:lvl w:ilvl="0" w:tplc="25601DE8">
      <w:start w:val="1"/>
      <w:numFmt w:val="decimal"/>
      <w:lvlText w:val="%1."/>
      <w:lvlJc w:val="left"/>
      <w:pPr>
        <w:ind w:left="720" w:hanging="360"/>
      </w:pPr>
    </w:lvl>
    <w:lvl w:ilvl="1" w:tplc="D786C24A">
      <w:start w:val="1"/>
      <w:numFmt w:val="lowerLetter"/>
      <w:lvlText w:val="%2."/>
      <w:lvlJc w:val="left"/>
      <w:pPr>
        <w:ind w:left="1440" w:hanging="360"/>
      </w:pPr>
    </w:lvl>
    <w:lvl w:ilvl="2" w:tplc="486CAF26">
      <w:start w:val="1"/>
      <w:numFmt w:val="lowerRoman"/>
      <w:lvlText w:val="%3."/>
      <w:lvlJc w:val="right"/>
      <w:pPr>
        <w:ind w:left="2160" w:hanging="180"/>
      </w:pPr>
    </w:lvl>
    <w:lvl w:ilvl="3" w:tplc="DF881684">
      <w:start w:val="1"/>
      <w:numFmt w:val="decimal"/>
      <w:lvlText w:val="%4."/>
      <w:lvlJc w:val="left"/>
      <w:pPr>
        <w:ind w:left="2880" w:hanging="360"/>
      </w:pPr>
    </w:lvl>
    <w:lvl w:ilvl="4" w:tplc="22B0FB36">
      <w:start w:val="1"/>
      <w:numFmt w:val="lowerLetter"/>
      <w:lvlText w:val="%5."/>
      <w:lvlJc w:val="left"/>
      <w:pPr>
        <w:ind w:left="3600" w:hanging="360"/>
      </w:pPr>
    </w:lvl>
    <w:lvl w:ilvl="5" w:tplc="E1901132">
      <w:start w:val="1"/>
      <w:numFmt w:val="lowerRoman"/>
      <w:lvlText w:val="%6."/>
      <w:lvlJc w:val="right"/>
      <w:pPr>
        <w:ind w:left="4320" w:hanging="180"/>
      </w:pPr>
    </w:lvl>
    <w:lvl w:ilvl="6" w:tplc="EA2C1D84">
      <w:start w:val="1"/>
      <w:numFmt w:val="decimal"/>
      <w:lvlText w:val="%7."/>
      <w:lvlJc w:val="left"/>
      <w:pPr>
        <w:ind w:left="5040" w:hanging="360"/>
      </w:pPr>
    </w:lvl>
    <w:lvl w:ilvl="7" w:tplc="D2B85B86">
      <w:start w:val="1"/>
      <w:numFmt w:val="lowerLetter"/>
      <w:lvlText w:val="%8."/>
      <w:lvlJc w:val="left"/>
      <w:pPr>
        <w:ind w:left="5760" w:hanging="360"/>
      </w:pPr>
    </w:lvl>
    <w:lvl w:ilvl="8" w:tplc="B706EF0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32F2A"/>
    <w:multiLevelType w:val="hybridMultilevel"/>
    <w:tmpl w:val="148A369A"/>
    <w:lvl w:ilvl="0" w:tplc="0FC8DA6A">
      <w:start w:val="1"/>
      <w:numFmt w:val="decimal"/>
      <w:lvlText w:val="%1."/>
      <w:lvlJc w:val="left"/>
      <w:pPr>
        <w:ind w:left="720" w:hanging="360"/>
      </w:pPr>
    </w:lvl>
    <w:lvl w:ilvl="1" w:tplc="A4D40548">
      <w:start w:val="1"/>
      <w:numFmt w:val="lowerLetter"/>
      <w:lvlText w:val="%2."/>
      <w:lvlJc w:val="left"/>
      <w:pPr>
        <w:ind w:left="1440" w:hanging="360"/>
      </w:pPr>
    </w:lvl>
    <w:lvl w:ilvl="2" w:tplc="DD9C3870">
      <w:start w:val="1"/>
      <w:numFmt w:val="lowerRoman"/>
      <w:lvlText w:val="%3."/>
      <w:lvlJc w:val="right"/>
      <w:pPr>
        <w:ind w:left="2160" w:hanging="180"/>
      </w:pPr>
    </w:lvl>
    <w:lvl w:ilvl="3" w:tplc="9F4229EA">
      <w:start w:val="1"/>
      <w:numFmt w:val="decimal"/>
      <w:lvlText w:val="%4."/>
      <w:lvlJc w:val="left"/>
      <w:pPr>
        <w:ind w:left="2880" w:hanging="360"/>
      </w:pPr>
    </w:lvl>
    <w:lvl w:ilvl="4" w:tplc="7CCC0E6C">
      <w:start w:val="1"/>
      <w:numFmt w:val="lowerLetter"/>
      <w:lvlText w:val="%5."/>
      <w:lvlJc w:val="left"/>
      <w:pPr>
        <w:ind w:left="3600" w:hanging="360"/>
      </w:pPr>
    </w:lvl>
    <w:lvl w:ilvl="5" w:tplc="9FAC21BA">
      <w:start w:val="1"/>
      <w:numFmt w:val="lowerRoman"/>
      <w:lvlText w:val="%6."/>
      <w:lvlJc w:val="right"/>
      <w:pPr>
        <w:ind w:left="4320" w:hanging="180"/>
      </w:pPr>
    </w:lvl>
    <w:lvl w:ilvl="6" w:tplc="501CBD82">
      <w:start w:val="1"/>
      <w:numFmt w:val="decimal"/>
      <w:lvlText w:val="%7."/>
      <w:lvlJc w:val="left"/>
      <w:pPr>
        <w:ind w:left="5040" w:hanging="360"/>
      </w:pPr>
    </w:lvl>
    <w:lvl w:ilvl="7" w:tplc="D3644C0A">
      <w:start w:val="1"/>
      <w:numFmt w:val="lowerLetter"/>
      <w:lvlText w:val="%8."/>
      <w:lvlJc w:val="left"/>
      <w:pPr>
        <w:ind w:left="5760" w:hanging="360"/>
      </w:pPr>
    </w:lvl>
    <w:lvl w:ilvl="8" w:tplc="78F4856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77238"/>
    <w:multiLevelType w:val="hybridMultilevel"/>
    <w:tmpl w:val="217E61F0"/>
    <w:lvl w:ilvl="0" w:tplc="96967386">
      <w:start w:val="1"/>
      <w:numFmt w:val="decimal"/>
      <w:lvlText w:val="%1."/>
      <w:lvlJc w:val="left"/>
      <w:pPr>
        <w:ind w:left="720" w:hanging="360"/>
      </w:pPr>
    </w:lvl>
    <w:lvl w:ilvl="1" w:tplc="4EACA216">
      <w:start w:val="1"/>
      <w:numFmt w:val="lowerLetter"/>
      <w:lvlText w:val="%2."/>
      <w:lvlJc w:val="left"/>
      <w:pPr>
        <w:ind w:left="1440" w:hanging="360"/>
      </w:pPr>
    </w:lvl>
    <w:lvl w:ilvl="2" w:tplc="BF32963C">
      <w:start w:val="1"/>
      <w:numFmt w:val="lowerRoman"/>
      <w:lvlText w:val="%3."/>
      <w:lvlJc w:val="right"/>
      <w:pPr>
        <w:ind w:left="2160" w:hanging="180"/>
      </w:pPr>
    </w:lvl>
    <w:lvl w:ilvl="3" w:tplc="08AAC0E8">
      <w:start w:val="1"/>
      <w:numFmt w:val="decimal"/>
      <w:lvlText w:val="%4."/>
      <w:lvlJc w:val="left"/>
      <w:pPr>
        <w:ind w:left="2880" w:hanging="360"/>
      </w:pPr>
    </w:lvl>
    <w:lvl w:ilvl="4" w:tplc="1368EAF0">
      <w:start w:val="1"/>
      <w:numFmt w:val="lowerLetter"/>
      <w:lvlText w:val="%5."/>
      <w:lvlJc w:val="left"/>
      <w:pPr>
        <w:ind w:left="3600" w:hanging="360"/>
      </w:pPr>
    </w:lvl>
    <w:lvl w:ilvl="5" w:tplc="B652DBF0">
      <w:start w:val="1"/>
      <w:numFmt w:val="lowerRoman"/>
      <w:lvlText w:val="%6."/>
      <w:lvlJc w:val="right"/>
      <w:pPr>
        <w:ind w:left="4320" w:hanging="180"/>
      </w:pPr>
    </w:lvl>
    <w:lvl w:ilvl="6" w:tplc="082A6D48">
      <w:start w:val="1"/>
      <w:numFmt w:val="decimal"/>
      <w:lvlText w:val="%7."/>
      <w:lvlJc w:val="left"/>
      <w:pPr>
        <w:ind w:left="5040" w:hanging="360"/>
      </w:pPr>
    </w:lvl>
    <w:lvl w:ilvl="7" w:tplc="FBBAB3C2">
      <w:start w:val="1"/>
      <w:numFmt w:val="lowerLetter"/>
      <w:lvlText w:val="%8."/>
      <w:lvlJc w:val="left"/>
      <w:pPr>
        <w:ind w:left="5760" w:hanging="360"/>
      </w:pPr>
    </w:lvl>
    <w:lvl w:ilvl="8" w:tplc="8C7CD28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D1B3D"/>
    <w:multiLevelType w:val="hybridMultilevel"/>
    <w:tmpl w:val="40DC9D30"/>
    <w:lvl w:ilvl="0" w:tplc="D12C064A">
      <w:start w:val="1"/>
      <w:numFmt w:val="decimal"/>
      <w:lvlText w:val="%1."/>
      <w:lvlJc w:val="left"/>
      <w:pPr>
        <w:ind w:left="720" w:hanging="360"/>
      </w:pPr>
    </w:lvl>
    <w:lvl w:ilvl="1" w:tplc="A7DC3C8E">
      <w:start w:val="1"/>
      <w:numFmt w:val="lowerLetter"/>
      <w:lvlText w:val="%2."/>
      <w:lvlJc w:val="left"/>
      <w:pPr>
        <w:ind w:left="1440" w:hanging="360"/>
      </w:pPr>
    </w:lvl>
    <w:lvl w:ilvl="2" w:tplc="7090A286">
      <w:start w:val="1"/>
      <w:numFmt w:val="lowerRoman"/>
      <w:lvlText w:val="%3."/>
      <w:lvlJc w:val="right"/>
      <w:pPr>
        <w:ind w:left="2160" w:hanging="180"/>
      </w:pPr>
    </w:lvl>
    <w:lvl w:ilvl="3" w:tplc="60D66186">
      <w:start w:val="1"/>
      <w:numFmt w:val="decimal"/>
      <w:lvlText w:val="%4."/>
      <w:lvlJc w:val="left"/>
      <w:pPr>
        <w:ind w:left="2880" w:hanging="360"/>
      </w:pPr>
    </w:lvl>
    <w:lvl w:ilvl="4" w:tplc="D1C05634">
      <w:start w:val="1"/>
      <w:numFmt w:val="lowerLetter"/>
      <w:lvlText w:val="%5."/>
      <w:lvlJc w:val="left"/>
      <w:pPr>
        <w:ind w:left="3600" w:hanging="360"/>
      </w:pPr>
    </w:lvl>
    <w:lvl w:ilvl="5" w:tplc="69822E8C">
      <w:start w:val="1"/>
      <w:numFmt w:val="lowerRoman"/>
      <w:lvlText w:val="%6."/>
      <w:lvlJc w:val="right"/>
      <w:pPr>
        <w:ind w:left="4320" w:hanging="180"/>
      </w:pPr>
    </w:lvl>
    <w:lvl w:ilvl="6" w:tplc="17D0E8C0">
      <w:start w:val="1"/>
      <w:numFmt w:val="decimal"/>
      <w:lvlText w:val="%7."/>
      <w:lvlJc w:val="left"/>
      <w:pPr>
        <w:ind w:left="5040" w:hanging="360"/>
      </w:pPr>
    </w:lvl>
    <w:lvl w:ilvl="7" w:tplc="BE6476EC">
      <w:start w:val="1"/>
      <w:numFmt w:val="lowerLetter"/>
      <w:lvlText w:val="%8."/>
      <w:lvlJc w:val="left"/>
      <w:pPr>
        <w:ind w:left="5760" w:hanging="360"/>
      </w:pPr>
    </w:lvl>
    <w:lvl w:ilvl="8" w:tplc="D90C4EB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F604A"/>
    <w:multiLevelType w:val="hybridMultilevel"/>
    <w:tmpl w:val="90F0BC24"/>
    <w:lvl w:ilvl="0" w:tplc="4D147FEE">
      <w:start w:val="1"/>
      <w:numFmt w:val="decimal"/>
      <w:lvlText w:val="%1."/>
      <w:lvlJc w:val="left"/>
      <w:pPr>
        <w:ind w:left="720" w:hanging="360"/>
      </w:pPr>
    </w:lvl>
    <w:lvl w:ilvl="1" w:tplc="59928BBE">
      <w:start w:val="1"/>
      <w:numFmt w:val="lowerLetter"/>
      <w:lvlText w:val="%2."/>
      <w:lvlJc w:val="left"/>
      <w:pPr>
        <w:ind w:left="1440" w:hanging="360"/>
      </w:pPr>
    </w:lvl>
    <w:lvl w:ilvl="2" w:tplc="617C3C6C">
      <w:start w:val="1"/>
      <w:numFmt w:val="lowerRoman"/>
      <w:lvlText w:val="%3."/>
      <w:lvlJc w:val="right"/>
      <w:pPr>
        <w:ind w:left="2160" w:hanging="180"/>
      </w:pPr>
    </w:lvl>
    <w:lvl w:ilvl="3" w:tplc="6A62CCF4">
      <w:start w:val="1"/>
      <w:numFmt w:val="decimal"/>
      <w:lvlText w:val="%4."/>
      <w:lvlJc w:val="left"/>
      <w:pPr>
        <w:ind w:left="2880" w:hanging="360"/>
      </w:pPr>
    </w:lvl>
    <w:lvl w:ilvl="4" w:tplc="25489EA6">
      <w:start w:val="1"/>
      <w:numFmt w:val="lowerLetter"/>
      <w:lvlText w:val="%5."/>
      <w:lvlJc w:val="left"/>
      <w:pPr>
        <w:ind w:left="3600" w:hanging="360"/>
      </w:pPr>
    </w:lvl>
    <w:lvl w:ilvl="5" w:tplc="B8FAEBE6">
      <w:start w:val="1"/>
      <w:numFmt w:val="lowerRoman"/>
      <w:lvlText w:val="%6."/>
      <w:lvlJc w:val="right"/>
      <w:pPr>
        <w:ind w:left="4320" w:hanging="180"/>
      </w:pPr>
    </w:lvl>
    <w:lvl w:ilvl="6" w:tplc="9EC43D08">
      <w:start w:val="1"/>
      <w:numFmt w:val="decimal"/>
      <w:lvlText w:val="%7."/>
      <w:lvlJc w:val="left"/>
      <w:pPr>
        <w:ind w:left="5040" w:hanging="360"/>
      </w:pPr>
    </w:lvl>
    <w:lvl w:ilvl="7" w:tplc="BDBEBE2E">
      <w:start w:val="1"/>
      <w:numFmt w:val="lowerLetter"/>
      <w:lvlText w:val="%8."/>
      <w:lvlJc w:val="left"/>
      <w:pPr>
        <w:ind w:left="5760" w:hanging="360"/>
      </w:pPr>
    </w:lvl>
    <w:lvl w:ilvl="8" w:tplc="8618C27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C0BA2"/>
    <w:multiLevelType w:val="hybridMultilevel"/>
    <w:tmpl w:val="F092CF50"/>
    <w:lvl w:ilvl="0" w:tplc="A8A4330E">
      <w:start w:val="1"/>
      <w:numFmt w:val="decimal"/>
      <w:lvlText w:val="%1."/>
      <w:lvlJc w:val="left"/>
      <w:pPr>
        <w:ind w:left="720" w:hanging="360"/>
      </w:pPr>
    </w:lvl>
    <w:lvl w:ilvl="1" w:tplc="0A363D58">
      <w:start w:val="1"/>
      <w:numFmt w:val="lowerLetter"/>
      <w:lvlText w:val="%2."/>
      <w:lvlJc w:val="left"/>
      <w:pPr>
        <w:ind w:left="1440" w:hanging="360"/>
      </w:pPr>
    </w:lvl>
    <w:lvl w:ilvl="2" w:tplc="D90084B6">
      <w:start w:val="1"/>
      <w:numFmt w:val="lowerRoman"/>
      <w:lvlText w:val="%3."/>
      <w:lvlJc w:val="right"/>
      <w:pPr>
        <w:ind w:left="2160" w:hanging="180"/>
      </w:pPr>
    </w:lvl>
    <w:lvl w:ilvl="3" w:tplc="BF8009AC">
      <w:start w:val="1"/>
      <w:numFmt w:val="decimal"/>
      <w:lvlText w:val="%4."/>
      <w:lvlJc w:val="left"/>
      <w:pPr>
        <w:ind w:left="2880" w:hanging="360"/>
      </w:pPr>
    </w:lvl>
    <w:lvl w:ilvl="4" w:tplc="79485494">
      <w:start w:val="1"/>
      <w:numFmt w:val="lowerLetter"/>
      <w:lvlText w:val="%5."/>
      <w:lvlJc w:val="left"/>
      <w:pPr>
        <w:ind w:left="3600" w:hanging="360"/>
      </w:pPr>
    </w:lvl>
    <w:lvl w:ilvl="5" w:tplc="15BE56CC">
      <w:start w:val="1"/>
      <w:numFmt w:val="lowerRoman"/>
      <w:lvlText w:val="%6."/>
      <w:lvlJc w:val="right"/>
      <w:pPr>
        <w:ind w:left="4320" w:hanging="180"/>
      </w:pPr>
    </w:lvl>
    <w:lvl w:ilvl="6" w:tplc="4CA60AE2">
      <w:start w:val="1"/>
      <w:numFmt w:val="decimal"/>
      <w:lvlText w:val="%7."/>
      <w:lvlJc w:val="left"/>
      <w:pPr>
        <w:ind w:left="5040" w:hanging="360"/>
      </w:pPr>
    </w:lvl>
    <w:lvl w:ilvl="7" w:tplc="CD1E807E">
      <w:start w:val="1"/>
      <w:numFmt w:val="lowerLetter"/>
      <w:lvlText w:val="%8."/>
      <w:lvlJc w:val="left"/>
      <w:pPr>
        <w:ind w:left="5760" w:hanging="360"/>
      </w:pPr>
    </w:lvl>
    <w:lvl w:ilvl="8" w:tplc="0442DBF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7662D"/>
    <w:multiLevelType w:val="hybridMultilevel"/>
    <w:tmpl w:val="21CE251C"/>
    <w:lvl w:ilvl="0" w:tplc="1160F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BAE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E26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3861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A4D8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C896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ACF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4A07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6A83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34577"/>
    <w:multiLevelType w:val="hybridMultilevel"/>
    <w:tmpl w:val="395CEB88"/>
    <w:lvl w:ilvl="0" w:tplc="42C8521A">
      <w:start w:val="1"/>
      <w:numFmt w:val="decimal"/>
      <w:lvlText w:val="%1."/>
      <w:lvlJc w:val="left"/>
      <w:pPr>
        <w:ind w:left="720" w:hanging="360"/>
      </w:pPr>
    </w:lvl>
    <w:lvl w:ilvl="1" w:tplc="48925F36">
      <w:start w:val="1"/>
      <w:numFmt w:val="lowerLetter"/>
      <w:lvlText w:val="%2."/>
      <w:lvlJc w:val="left"/>
      <w:pPr>
        <w:ind w:left="1440" w:hanging="360"/>
      </w:pPr>
    </w:lvl>
    <w:lvl w:ilvl="2" w:tplc="F90CD6F4">
      <w:start w:val="1"/>
      <w:numFmt w:val="lowerRoman"/>
      <w:lvlText w:val="%3."/>
      <w:lvlJc w:val="right"/>
      <w:pPr>
        <w:ind w:left="2160" w:hanging="180"/>
      </w:pPr>
    </w:lvl>
    <w:lvl w:ilvl="3" w:tplc="E4C60B58">
      <w:start w:val="1"/>
      <w:numFmt w:val="decimal"/>
      <w:lvlText w:val="%4."/>
      <w:lvlJc w:val="left"/>
      <w:pPr>
        <w:ind w:left="2880" w:hanging="360"/>
      </w:pPr>
    </w:lvl>
    <w:lvl w:ilvl="4" w:tplc="9F5623F6">
      <w:start w:val="1"/>
      <w:numFmt w:val="lowerLetter"/>
      <w:lvlText w:val="%5."/>
      <w:lvlJc w:val="left"/>
      <w:pPr>
        <w:ind w:left="3600" w:hanging="360"/>
      </w:pPr>
    </w:lvl>
    <w:lvl w:ilvl="5" w:tplc="F306B9B2">
      <w:start w:val="1"/>
      <w:numFmt w:val="lowerRoman"/>
      <w:lvlText w:val="%6."/>
      <w:lvlJc w:val="right"/>
      <w:pPr>
        <w:ind w:left="4320" w:hanging="180"/>
      </w:pPr>
    </w:lvl>
    <w:lvl w:ilvl="6" w:tplc="53647910">
      <w:start w:val="1"/>
      <w:numFmt w:val="decimal"/>
      <w:lvlText w:val="%7."/>
      <w:lvlJc w:val="left"/>
      <w:pPr>
        <w:ind w:left="5040" w:hanging="360"/>
      </w:pPr>
    </w:lvl>
    <w:lvl w:ilvl="7" w:tplc="BF523A42">
      <w:start w:val="1"/>
      <w:numFmt w:val="lowerLetter"/>
      <w:lvlText w:val="%8."/>
      <w:lvlJc w:val="left"/>
      <w:pPr>
        <w:ind w:left="5760" w:hanging="360"/>
      </w:pPr>
    </w:lvl>
    <w:lvl w:ilvl="8" w:tplc="514E943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217600"/>
    <w:multiLevelType w:val="hybridMultilevel"/>
    <w:tmpl w:val="593CDD84"/>
    <w:lvl w:ilvl="0" w:tplc="B7E0A7B4">
      <w:start w:val="1"/>
      <w:numFmt w:val="decimal"/>
      <w:lvlText w:val="%1."/>
      <w:lvlJc w:val="left"/>
      <w:pPr>
        <w:ind w:left="720" w:hanging="360"/>
      </w:pPr>
    </w:lvl>
    <w:lvl w:ilvl="1" w:tplc="430C82D8">
      <w:start w:val="1"/>
      <w:numFmt w:val="lowerLetter"/>
      <w:lvlText w:val="%2."/>
      <w:lvlJc w:val="left"/>
      <w:pPr>
        <w:ind w:left="1440" w:hanging="360"/>
      </w:pPr>
    </w:lvl>
    <w:lvl w:ilvl="2" w:tplc="33301510">
      <w:start w:val="1"/>
      <w:numFmt w:val="lowerRoman"/>
      <w:lvlText w:val="%3."/>
      <w:lvlJc w:val="right"/>
      <w:pPr>
        <w:ind w:left="2160" w:hanging="180"/>
      </w:pPr>
    </w:lvl>
    <w:lvl w:ilvl="3" w:tplc="8BBC5128">
      <w:start w:val="1"/>
      <w:numFmt w:val="decimal"/>
      <w:lvlText w:val="%4."/>
      <w:lvlJc w:val="left"/>
      <w:pPr>
        <w:ind w:left="2880" w:hanging="360"/>
      </w:pPr>
    </w:lvl>
    <w:lvl w:ilvl="4" w:tplc="D408D5CC">
      <w:start w:val="1"/>
      <w:numFmt w:val="lowerLetter"/>
      <w:lvlText w:val="%5."/>
      <w:lvlJc w:val="left"/>
      <w:pPr>
        <w:ind w:left="3600" w:hanging="360"/>
      </w:pPr>
    </w:lvl>
    <w:lvl w:ilvl="5" w:tplc="AE4AC3BA">
      <w:start w:val="1"/>
      <w:numFmt w:val="lowerRoman"/>
      <w:lvlText w:val="%6."/>
      <w:lvlJc w:val="right"/>
      <w:pPr>
        <w:ind w:left="4320" w:hanging="180"/>
      </w:pPr>
    </w:lvl>
    <w:lvl w:ilvl="6" w:tplc="4706215E">
      <w:start w:val="1"/>
      <w:numFmt w:val="decimal"/>
      <w:lvlText w:val="%7."/>
      <w:lvlJc w:val="left"/>
      <w:pPr>
        <w:ind w:left="5040" w:hanging="360"/>
      </w:pPr>
    </w:lvl>
    <w:lvl w:ilvl="7" w:tplc="5FE8A9B8">
      <w:start w:val="1"/>
      <w:numFmt w:val="lowerLetter"/>
      <w:lvlText w:val="%8."/>
      <w:lvlJc w:val="left"/>
      <w:pPr>
        <w:ind w:left="5760" w:hanging="360"/>
      </w:pPr>
    </w:lvl>
    <w:lvl w:ilvl="8" w:tplc="82A4382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31955"/>
    <w:multiLevelType w:val="hybridMultilevel"/>
    <w:tmpl w:val="F8B4D60C"/>
    <w:lvl w:ilvl="0" w:tplc="4112B456">
      <w:start w:val="1"/>
      <w:numFmt w:val="decimal"/>
      <w:lvlText w:val="%1."/>
      <w:lvlJc w:val="left"/>
      <w:pPr>
        <w:ind w:left="720" w:hanging="360"/>
      </w:pPr>
    </w:lvl>
    <w:lvl w:ilvl="1" w:tplc="DB865DBE">
      <w:start w:val="1"/>
      <w:numFmt w:val="lowerLetter"/>
      <w:lvlText w:val="%2."/>
      <w:lvlJc w:val="left"/>
      <w:pPr>
        <w:ind w:left="1440" w:hanging="360"/>
      </w:pPr>
    </w:lvl>
    <w:lvl w:ilvl="2" w:tplc="BCD60942">
      <w:start w:val="1"/>
      <w:numFmt w:val="lowerRoman"/>
      <w:lvlText w:val="%3."/>
      <w:lvlJc w:val="right"/>
      <w:pPr>
        <w:ind w:left="2160" w:hanging="180"/>
      </w:pPr>
    </w:lvl>
    <w:lvl w:ilvl="3" w:tplc="8C8C583E">
      <w:start w:val="1"/>
      <w:numFmt w:val="decimal"/>
      <w:lvlText w:val="%4."/>
      <w:lvlJc w:val="left"/>
      <w:pPr>
        <w:ind w:left="2880" w:hanging="360"/>
      </w:pPr>
    </w:lvl>
    <w:lvl w:ilvl="4" w:tplc="CF0C8A10">
      <w:start w:val="1"/>
      <w:numFmt w:val="lowerLetter"/>
      <w:lvlText w:val="%5."/>
      <w:lvlJc w:val="left"/>
      <w:pPr>
        <w:ind w:left="3600" w:hanging="360"/>
      </w:pPr>
    </w:lvl>
    <w:lvl w:ilvl="5" w:tplc="0A969C38">
      <w:start w:val="1"/>
      <w:numFmt w:val="lowerRoman"/>
      <w:lvlText w:val="%6."/>
      <w:lvlJc w:val="right"/>
      <w:pPr>
        <w:ind w:left="4320" w:hanging="180"/>
      </w:pPr>
    </w:lvl>
    <w:lvl w:ilvl="6" w:tplc="961E6612">
      <w:start w:val="1"/>
      <w:numFmt w:val="decimal"/>
      <w:lvlText w:val="%7."/>
      <w:lvlJc w:val="left"/>
      <w:pPr>
        <w:ind w:left="5040" w:hanging="360"/>
      </w:pPr>
    </w:lvl>
    <w:lvl w:ilvl="7" w:tplc="1E0E49E2">
      <w:start w:val="1"/>
      <w:numFmt w:val="lowerLetter"/>
      <w:lvlText w:val="%8."/>
      <w:lvlJc w:val="left"/>
      <w:pPr>
        <w:ind w:left="5760" w:hanging="360"/>
      </w:pPr>
    </w:lvl>
    <w:lvl w:ilvl="8" w:tplc="E5FA6BC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C4EBB"/>
    <w:multiLevelType w:val="hybridMultilevel"/>
    <w:tmpl w:val="426231D2"/>
    <w:lvl w:ilvl="0" w:tplc="B5C831EC">
      <w:start w:val="1"/>
      <w:numFmt w:val="decimal"/>
      <w:lvlText w:val="%1."/>
      <w:lvlJc w:val="left"/>
      <w:pPr>
        <w:ind w:left="720" w:hanging="360"/>
      </w:pPr>
    </w:lvl>
    <w:lvl w:ilvl="1" w:tplc="B9DA8228">
      <w:start w:val="1"/>
      <w:numFmt w:val="lowerLetter"/>
      <w:lvlText w:val="%2."/>
      <w:lvlJc w:val="left"/>
      <w:pPr>
        <w:ind w:left="1440" w:hanging="360"/>
      </w:pPr>
    </w:lvl>
    <w:lvl w:ilvl="2" w:tplc="C0C6226E">
      <w:start w:val="1"/>
      <w:numFmt w:val="lowerRoman"/>
      <w:lvlText w:val="%3."/>
      <w:lvlJc w:val="right"/>
      <w:pPr>
        <w:ind w:left="2160" w:hanging="180"/>
      </w:pPr>
    </w:lvl>
    <w:lvl w:ilvl="3" w:tplc="1E12DFE0">
      <w:start w:val="1"/>
      <w:numFmt w:val="decimal"/>
      <w:lvlText w:val="%4."/>
      <w:lvlJc w:val="left"/>
      <w:pPr>
        <w:ind w:left="2880" w:hanging="360"/>
      </w:pPr>
    </w:lvl>
    <w:lvl w:ilvl="4" w:tplc="2512823C">
      <w:start w:val="1"/>
      <w:numFmt w:val="lowerLetter"/>
      <w:lvlText w:val="%5."/>
      <w:lvlJc w:val="left"/>
      <w:pPr>
        <w:ind w:left="3600" w:hanging="360"/>
      </w:pPr>
    </w:lvl>
    <w:lvl w:ilvl="5" w:tplc="C8B0A1AC">
      <w:start w:val="1"/>
      <w:numFmt w:val="lowerRoman"/>
      <w:lvlText w:val="%6."/>
      <w:lvlJc w:val="right"/>
      <w:pPr>
        <w:ind w:left="4320" w:hanging="180"/>
      </w:pPr>
    </w:lvl>
    <w:lvl w:ilvl="6" w:tplc="D6040D4E">
      <w:start w:val="1"/>
      <w:numFmt w:val="decimal"/>
      <w:lvlText w:val="%7."/>
      <w:lvlJc w:val="left"/>
      <w:pPr>
        <w:ind w:left="5040" w:hanging="360"/>
      </w:pPr>
    </w:lvl>
    <w:lvl w:ilvl="7" w:tplc="E1AC11A2">
      <w:start w:val="1"/>
      <w:numFmt w:val="lowerLetter"/>
      <w:lvlText w:val="%8."/>
      <w:lvlJc w:val="left"/>
      <w:pPr>
        <w:ind w:left="5760" w:hanging="360"/>
      </w:pPr>
    </w:lvl>
    <w:lvl w:ilvl="8" w:tplc="DB584E1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F527C"/>
    <w:multiLevelType w:val="hybridMultilevel"/>
    <w:tmpl w:val="50986856"/>
    <w:lvl w:ilvl="0" w:tplc="486E0F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1438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1AC9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10D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C081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BC7F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A0AF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CAEF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DA1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1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  <w:num w:numId="11">
    <w:abstractNumId w:val="6"/>
  </w:num>
  <w:num w:numId="12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anshan Yu">
    <w15:presenceInfo w15:providerId="AD" w15:userId="S::yushanshan@cityuniversity.edu::f3ec9f9a-d51b-4def-b21c-f95eb7565b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C9F94C"/>
    <w:rsid w:val="003CDF17"/>
    <w:rsid w:val="00482F89"/>
    <w:rsid w:val="0070053B"/>
    <w:rsid w:val="00C21F95"/>
    <w:rsid w:val="00D25D27"/>
    <w:rsid w:val="01418A87"/>
    <w:rsid w:val="01C97519"/>
    <w:rsid w:val="021D90BD"/>
    <w:rsid w:val="024721A1"/>
    <w:rsid w:val="02E24C70"/>
    <w:rsid w:val="0340E487"/>
    <w:rsid w:val="03791DB8"/>
    <w:rsid w:val="050355FF"/>
    <w:rsid w:val="067E6D66"/>
    <w:rsid w:val="06D3177F"/>
    <w:rsid w:val="06E25260"/>
    <w:rsid w:val="06F1454E"/>
    <w:rsid w:val="07C2C1C0"/>
    <w:rsid w:val="08C9F94C"/>
    <w:rsid w:val="0ABD404B"/>
    <w:rsid w:val="0ABDB9E4"/>
    <w:rsid w:val="0B0BCC4E"/>
    <w:rsid w:val="0BE0AEC4"/>
    <w:rsid w:val="0C353189"/>
    <w:rsid w:val="0C38B333"/>
    <w:rsid w:val="0D193096"/>
    <w:rsid w:val="0D343822"/>
    <w:rsid w:val="0D9B567E"/>
    <w:rsid w:val="0DF4E10D"/>
    <w:rsid w:val="0E2DEC9E"/>
    <w:rsid w:val="0F170745"/>
    <w:rsid w:val="0F8D004D"/>
    <w:rsid w:val="0FD4796D"/>
    <w:rsid w:val="10146DF6"/>
    <w:rsid w:val="101FD7C7"/>
    <w:rsid w:val="10398A19"/>
    <w:rsid w:val="10528DD0"/>
    <w:rsid w:val="10E40283"/>
    <w:rsid w:val="11467481"/>
    <w:rsid w:val="114A8194"/>
    <w:rsid w:val="11A27FCB"/>
    <w:rsid w:val="12233C70"/>
    <w:rsid w:val="128EFD34"/>
    <w:rsid w:val="12D45347"/>
    <w:rsid w:val="12F760FF"/>
    <w:rsid w:val="12FE176F"/>
    <w:rsid w:val="1313D7C8"/>
    <w:rsid w:val="133E502C"/>
    <w:rsid w:val="135AA632"/>
    <w:rsid w:val="13C5F06A"/>
    <w:rsid w:val="13EE8371"/>
    <w:rsid w:val="147A0903"/>
    <w:rsid w:val="1495DC25"/>
    <w:rsid w:val="1528FD4E"/>
    <w:rsid w:val="15DF4595"/>
    <w:rsid w:val="1615D964"/>
    <w:rsid w:val="16916B98"/>
    <w:rsid w:val="16C1F20B"/>
    <w:rsid w:val="18DB8CF2"/>
    <w:rsid w:val="1AFE7D50"/>
    <w:rsid w:val="1B46F99A"/>
    <w:rsid w:val="1BE4340D"/>
    <w:rsid w:val="1C40A641"/>
    <w:rsid w:val="1CD43CC9"/>
    <w:rsid w:val="1DCD92B6"/>
    <w:rsid w:val="1DEE7121"/>
    <w:rsid w:val="1EAD0436"/>
    <w:rsid w:val="1FBCBBAA"/>
    <w:rsid w:val="1FFF3F89"/>
    <w:rsid w:val="2010FD92"/>
    <w:rsid w:val="21058173"/>
    <w:rsid w:val="216DBED4"/>
    <w:rsid w:val="22495073"/>
    <w:rsid w:val="23514CC8"/>
    <w:rsid w:val="24013927"/>
    <w:rsid w:val="2401FC47"/>
    <w:rsid w:val="2554E0F1"/>
    <w:rsid w:val="25B11A8D"/>
    <w:rsid w:val="2616E00A"/>
    <w:rsid w:val="266FE1D3"/>
    <w:rsid w:val="2688ED8A"/>
    <w:rsid w:val="26E57BA8"/>
    <w:rsid w:val="2738E87E"/>
    <w:rsid w:val="27C837FE"/>
    <w:rsid w:val="27CFBB15"/>
    <w:rsid w:val="2847D2F4"/>
    <w:rsid w:val="29027FAF"/>
    <w:rsid w:val="297046A0"/>
    <w:rsid w:val="29D9AB16"/>
    <w:rsid w:val="2B30F23C"/>
    <w:rsid w:val="2CF0D9FB"/>
    <w:rsid w:val="2D641F68"/>
    <w:rsid w:val="2D82E63A"/>
    <w:rsid w:val="2D8FB630"/>
    <w:rsid w:val="2DA3983E"/>
    <w:rsid w:val="2EE5F3EB"/>
    <w:rsid w:val="2EF0E438"/>
    <w:rsid w:val="2F2AEEAC"/>
    <w:rsid w:val="2FF20933"/>
    <w:rsid w:val="303E122D"/>
    <w:rsid w:val="309E8727"/>
    <w:rsid w:val="30CC1BE2"/>
    <w:rsid w:val="323B517F"/>
    <w:rsid w:val="33065251"/>
    <w:rsid w:val="33470FC8"/>
    <w:rsid w:val="339B399C"/>
    <w:rsid w:val="34C370E6"/>
    <w:rsid w:val="3520C31E"/>
    <w:rsid w:val="35D621CF"/>
    <w:rsid w:val="36110C7F"/>
    <w:rsid w:val="3739EF24"/>
    <w:rsid w:val="376E42FD"/>
    <w:rsid w:val="37E1E94B"/>
    <w:rsid w:val="380B0998"/>
    <w:rsid w:val="3889BE68"/>
    <w:rsid w:val="39009C1A"/>
    <w:rsid w:val="3931F314"/>
    <w:rsid w:val="3AB4A0D4"/>
    <w:rsid w:val="3B7C4002"/>
    <w:rsid w:val="3B837269"/>
    <w:rsid w:val="3BC90B68"/>
    <w:rsid w:val="3BE247BC"/>
    <w:rsid w:val="3BEEFEBC"/>
    <w:rsid w:val="3C009D71"/>
    <w:rsid w:val="3C052729"/>
    <w:rsid w:val="3C0BF243"/>
    <w:rsid w:val="3C7E4AEE"/>
    <w:rsid w:val="3D181063"/>
    <w:rsid w:val="3D2C4092"/>
    <w:rsid w:val="3DA12FDB"/>
    <w:rsid w:val="3F00AC2A"/>
    <w:rsid w:val="3F1746BA"/>
    <w:rsid w:val="3FDBD3A0"/>
    <w:rsid w:val="40A44A40"/>
    <w:rsid w:val="410594FE"/>
    <w:rsid w:val="425237D9"/>
    <w:rsid w:val="425E85C4"/>
    <w:rsid w:val="42AFACA9"/>
    <w:rsid w:val="433A3BDF"/>
    <w:rsid w:val="43B59AFF"/>
    <w:rsid w:val="454CA670"/>
    <w:rsid w:val="45FF1407"/>
    <w:rsid w:val="474121B5"/>
    <w:rsid w:val="4848CD14"/>
    <w:rsid w:val="484C601C"/>
    <w:rsid w:val="48CC8300"/>
    <w:rsid w:val="49927D1D"/>
    <w:rsid w:val="4A1DD407"/>
    <w:rsid w:val="4B12A214"/>
    <w:rsid w:val="4B57F160"/>
    <w:rsid w:val="4B89E8FB"/>
    <w:rsid w:val="4B947AA1"/>
    <w:rsid w:val="4BD3E0F4"/>
    <w:rsid w:val="4C0E5AA7"/>
    <w:rsid w:val="4C33758B"/>
    <w:rsid w:val="4C419E69"/>
    <w:rsid w:val="4C6B2E5D"/>
    <w:rsid w:val="4CBE38F5"/>
    <w:rsid w:val="4CFA136E"/>
    <w:rsid w:val="4DF005F2"/>
    <w:rsid w:val="4E07B349"/>
    <w:rsid w:val="4E5829A7"/>
    <w:rsid w:val="4E5A0956"/>
    <w:rsid w:val="4E6B5FEE"/>
    <w:rsid w:val="4FF5D9B7"/>
    <w:rsid w:val="500768A7"/>
    <w:rsid w:val="501C970C"/>
    <w:rsid w:val="50CDFC8A"/>
    <w:rsid w:val="50E5BA5D"/>
    <w:rsid w:val="531B7FA2"/>
    <w:rsid w:val="533AAEA9"/>
    <w:rsid w:val="5383C800"/>
    <w:rsid w:val="5441D7EF"/>
    <w:rsid w:val="54E8B31C"/>
    <w:rsid w:val="563A6489"/>
    <w:rsid w:val="56C7FEE9"/>
    <w:rsid w:val="58BE1509"/>
    <w:rsid w:val="59360283"/>
    <w:rsid w:val="5958D776"/>
    <w:rsid w:val="5A5D9A4C"/>
    <w:rsid w:val="5B87737E"/>
    <w:rsid w:val="5D900D7C"/>
    <w:rsid w:val="5F68DCC4"/>
    <w:rsid w:val="5F736A5C"/>
    <w:rsid w:val="5FA318F8"/>
    <w:rsid w:val="604B5653"/>
    <w:rsid w:val="606B7D80"/>
    <w:rsid w:val="60B5B848"/>
    <w:rsid w:val="60E2B5CA"/>
    <w:rsid w:val="6107BAB1"/>
    <w:rsid w:val="61C371B2"/>
    <w:rsid w:val="62085CE3"/>
    <w:rsid w:val="63E7C946"/>
    <w:rsid w:val="63EDEA37"/>
    <w:rsid w:val="64192BE8"/>
    <w:rsid w:val="642B45CB"/>
    <w:rsid w:val="64B703AE"/>
    <w:rsid w:val="654C9225"/>
    <w:rsid w:val="655EF634"/>
    <w:rsid w:val="656484F3"/>
    <w:rsid w:val="6581F704"/>
    <w:rsid w:val="65A26E35"/>
    <w:rsid w:val="65ABCEAF"/>
    <w:rsid w:val="665560E5"/>
    <w:rsid w:val="666A042E"/>
    <w:rsid w:val="67396DBE"/>
    <w:rsid w:val="67B91ECE"/>
    <w:rsid w:val="67E6EAB6"/>
    <w:rsid w:val="68A547CF"/>
    <w:rsid w:val="68FD0EA3"/>
    <w:rsid w:val="69C68316"/>
    <w:rsid w:val="6B6432A6"/>
    <w:rsid w:val="6B9D7D5F"/>
    <w:rsid w:val="6C116DF7"/>
    <w:rsid w:val="6D22C148"/>
    <w:rsid w:val="6E423872"/>
    <w:rsid w:val="6E9BD368"/>
    <w:rsid w:val="7111EEAA"/>
    <w:rsid w:val="71B7DCE4"/>
    <w:rsid w:val="73DBD714"/>
    <w:rsid w:val="740C8F58"/>
    <w:rsid w:val="745128E8"/>
    <w:rsid w:val="7470315B"/>
    <w:rsid w:val="74BF13CF"/>
    <w:rsid w:val="75202D62"/>
    <w:rsid w:val="7573FB63"/>
    <w:rsid w:val="75B704A7"/>
    <w:rsid w:val="75F97245"/>
    <w:rsid w:val="765AE430"/>
    <w:rsid w:val="7665BB7B"/>
    <w:rsid w:val="7692535B"/>
    <w:rsid w:val="76BFA7FC"/>
    <w:rsid w:val="76CA44CE"/>
    <w:rsid w:val="7744F1BB"/>
    <w:rsid w:val="77783FB5"/>
    <w:rsid w:val="78BEAFDA"/>
    <w:rsid w:val="798243F5"/>
    <w:rsid w:val="79B3D326"/>
    <w:rsid w:val="7A576CDE"/>
    <w:rsid w:val="7BFA44C8"/>
    <w:rsid w:val="7C059335"/>
    <w:rsid w:val="7C4E6DE9"/>
    <w:rsid w:val="7E1B1154"/>
    <w:rsid w:val="7EB9E4B8"/>
    <w:rsid w:val="7F191EB2"/>
    <w:rsid w:val="7FF78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F94C"/>
  <w15:chartTrackingRefBased/>
  <w15:docId w15:val="{299AC47D-E119-434B-BE34-004CC15DF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页眉 字符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chinelearningmastery.com/how-to-improve-neural-network-stability-and-modeling-performance-with-data-scalin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scikit-learn.org/stable/index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people" Target="people.xml"/><Relationship Id="rId10" Type="http://schemas.openxmlformats.org/officeDocument/2006/relationships/hyperlink" Target="https://colab.research.google.com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machinelearningmastery.com/one-hot-encoding-for-categorical-data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866</Words>
  <Characters>4937</Characters>
  <Application>Microsoft Office Word</Application>
  <DocSecurity>0</DocSecurity>
  <Lines>41</Lines>
  <Paragraphs>11</Paragraphs>
  <ScaleCrop>false</ScaleCrop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Shanshan Yu</cp:lastModifiedBy>
  <cp:revision>3</cp:revision>
  <dcterms:created xsi:type="dcterms:W3CDTF">2021-03-19T22:53:00Z</dcterms:created>
  <dcterms:modified xsi:type="dcterms:W3CDTF">2021-04-03T23:04:00Z</dcterms:modified>
</cp:coreProperties>
</file>